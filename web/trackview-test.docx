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ins w:id="1" w:author="rdoc" w:date="2026-08-23T00:00:00Z">
        <w:r>
          <w:t xml:space="preserve">NEW </w:t>
        </w:r>
      </w:ins>
      <w:del w:id="2" w:author="rdoc" w:date="2026-08-23T00:00:00Z">
        <w:r>
          <w:delText xml:space="preserve">OLD </w:delText>
        </w:r>
      </w:del>
      <w:r>
        <w:t>world</w:t>
      </w:r>
    </w:p>
    <w:sectPr>
      <w:pgSz w:w="11906" w:h="16838"/>
      <w:pgMar w:top="1440" w:right="1440" w:bottom="1440" w:left="1440" w:header="720" w:footer="720" w:gutter="0"/>
    </w:sectPr>
  </w:body>
</w:document>
</file>